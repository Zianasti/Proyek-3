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r w:rsidDel="00000000" w:rsidR="00000000" w:rsidRPr="00000000">
        <w:rPr>
          <w:rtl w:val="0"/>
        </w:rPr>
        <w:t xml:space="preserve">Petunjuk Penulisan Artikel Jurnal Tekno Insentif </w:t>
      </w:r>
    </w:p>
    <w:p w:rsidR="00000000" w:rsidDel="00000000" w:rsidP="00000000" w:rsidRDefault="00000000" w:rsidRPr="00000000" w14:paraId="00000002">
      <w:pPr>
        <w:pStyle w:val="Heading1"/>
        <w:pageBreakBefore w:val="0"/>
        <w:rPr/>
      </w:pPr>
      <w:r w:rsidDel="00000000" w:rsidR="00000000" w:rsidRPr="00000000">
        <w:rPr>
          <w:rtl w:val="0"/>
        </w:rPr>
        <w:t xml:space="preserve">LLDIKTI Wilayah IV</w:t>
      </w:r>
    </w:p>
    <w:p w:rsidR="00000000" w:rsidDel="00000000" w:rsidP="00000000" w:rsidRDefault="00000000" w:rsidRPr="00000000" w14:paraId="00000003">
      <w:pPr>
        <w:pageBreakBefore w:val="0"/>
        <w:jc w:val="center"/>
        <w:rPr>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ahoma" w:cs="Tahoma" w:eastAsia="Tahoma" w:hAnsi="Tahoma"/>
          <w:b w:val="1"/>
          <w:i w:val="0"/>
          <w:smallCaps w:val="1"/>
          <w:strike w:val="0"/>
          <w:color w:val="000000"/>
          <w:sz w:val="24"/>
          <w:szCs w:val="24"/>
          <w:u w:val="none"/>
          <w:shd w:fill="auto" w:val="clear"/>
          <w:vertAlign w:val="superscript"/>
        </w:rPr>
      </w:pP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Nama Penulis 1</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1</w:t>
      </w: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 Nama Penulis 2</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2</w:t>
      </w: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 Nama Penulis 3</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3</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1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ff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2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2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Email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w:t>
      </w:r>
      <w:r w:rsidDel="00000000" w:rsidR="00000000" w:rsidRPr="00000000">
        <w:rPr>
          <w:rFonts w:ascii="Tahoma" w:cs="Tahoma" w:eastAsia="Tahoma" w:hAnsi="Tahoma"/>
          <w:b w:val="0"/>
          <w:i w:val="1"/>
          <w:smallCaps w:val="0"/>
          <w:strike w:val="0"/>
          <w:color w:val="ff0000"/>
          <w:sz w:val="22"/>
          <w:szCs w:val="22"/>
          <w:u w:val="none"/>
          <w:shd w:fill="auto" w:val="clear"/>
          <w:vertAlign w:val="baseline"/>
          <w:rtl w:val="0"/>
        </w:rPr>
        <w:t xml:space="preserve">penulis 1 saja</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pertama@afiliasi.ac.id</w:t>
      </w:r>
    </w:p>
    <w:p w:rsidR="00000000" w:rsidDel="00000000" w:rsidP="00000000" w:rsidRDefault="00000000" w:rsidRPr="00000000" w14:paraId="00000009">
      <w:pPr>
        <w:pageBreakBefore w:val="0"/>
        <w:rPr>
          <w:sz w:val="24"/>
          <w:szCs w:val="24"/>
        </w:rPr>
      </w:pPr>
      <w:r w:rsidDel="00000000" w:rsidR="00000000" w:rsidRPr="00000000">
        <w:rPr>
          <w:rtl w:val="0"/>
        </w:rPr>
      </w:r>
    </w:p>
    <w:p w:rsidR="00000000" w:rsidDel="00000000" w:rsidP="00000000" w:rsidRDefault="00000000" w:rsidRPr="00000000" w14:paraId="0000000A">
      <w:pPr>
        <w:pageBreakBefore w:val="0"/>
        <w:jc w:val="center"/>
        <w:rPr>
          <w:sz w:val="20"/>
          <w:szCs w:val="20"/>
        </w:rPr>
      </w:pPr>
      <w:r w:rsidDel="00000000" w:rsidR="00000000" w:rsidRPr="00000000">
        <w:rPr>
          <w:i w:val="1"/>
          <w:sz w:val="20"/>
          <w:szCs w:val="20"/>
          <w:rtl w:val="0"/>
        </w:rPr>
        <w:t xml:space="preserve">Received </w:t>
      </w:r>
      <w:r w:rsidDel="00000000" w:rsidR="00000000" w:rsidRPr="00000000">
        <w:rPr>
          <w:sz w:val="20"/>
          <w:szCs w:val="20"/>
          <w:rtl w:val="0"/>
        </w:rPr>
        <w:t xml:space="preserve">30 November 201x</w:t>
      </w:r>
      <w:r w:rsidDel="00000000" w:rsidR="00000000" w:rsidRPr="00000000">
        <w:rPr>
          <w:b w:val="1"/>
          <w:i w:val="1"/>
          <w:sz w:val="20"/>
          <w:szCs w:val="20"/>
          <w:rtl w:val="0"/>
        </w:rPr>
        <w:t xml:space="preserve"> </w:t>
      </w:r>
      <w:r w:rsidDel="00000000" w:rsidR="00000000" w:rsidRPr="00000000">
        <w:rPr>
          <w:b w:val="1"/>
          <w:sz w:val="20"/>
          <w:szCs w:val="20"/>
          <w:rtl w:val="0"/>
        </w:rPr>
        <w:t xml:space="preserve">|</w:t>
      </w:r>
      <w:r w:rsidDel="00000000" w:rsidR="00000000" w:rsidRPr="00000000">
        <w:rPr>
          <w:i w:val="1"/>
          <w:sz w:val="20"/>
          <w:szCs w:val="20"/>
          <w:rtl w:val="0"/>
        </w:rPr>
        <w:t xml:space="preserve"> Revised </w:t>
      </w:r>
      <w:r w:rsidDel="00000000" w:rsidR="00000000" w:rsidRPr="00000000">
        <w:rPr>
          <w:sz w:val="20"/>
          <w:szCs w:val="20"/>
          <w:rtl w:val="0"/>
        </w:rPr>
        <w:t xml:space="preserve">30 Desember 201x</w:t>
      </w:r>
      <w:r w:rsidDel="00000000" w:rsidR="00000000" w:rsidRPr="00000000">
        <w:rPr>
          <w:i w:val="1"/>
          <w:sz w:val="20"/>
          <w:szCs w:val="20"/>
          <w:rtl w:val="0"/>
        </w:rPr>
        <w:t xml:space="preserve"> </w:t>
      </w:r>
      <w:r w:rsidDel="00000000" w:rsidR="00000000" w:rsidRPr="00000000">
        <w:rPr>
          <w:b w:val="1"/>
          <w:sz w:val="20"/>
          <w:szCs w:val="20"/>
          <w:rtl w:val="0"/>
        </w:rPr>
        <w:t xml:space="preserve">|</w:t>
      </w:r>
      <w:r w:rsidDel="00000000" w:rsidR="00000000" w:rsidRPr="00000000">
        <w:rPr>
          <w:i w:val="1"/>
          <w:sz w:val="20"/>
          <w:szCs w:val="20"/>
          <w:rtl w:val="0"/>
        </w:rPr>
        <w:t xml:space="preserve"> Accepted </w:t>
      </w:r>
      <w:r w:rsidDel="00000000" w:rsidR="00000000" w:rsidRPr="00000000">
        <w:rPr>
          <w:sz w:val="20"/>
          <w:szCs w:val="20"/>
          <w:rtl w:val="0"/>
        </w:rPr>
        <w:t xml:space="preserve">30 Januari 201x</w:t>
      </w:r>
    </w:p>
    <w:p w:rsidR="00000000" w:rsidDel="00000000" w:rsidP="00000000" w:rsidRDefault="00000000" w:rsidRPr="00000000" w14:paraId="0000000B">
      <w:pPr>
        <w:pageBreakBefore w:val="0"/>
        <w:jc w:val="center"/>
        <w:rPr>
          <w:i w:val="1"/>
          <w:sz w:val="20"/>
          <w:szCs w:val="20"/>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Style w:val="Heading2"/>
        <w:pageBreakBefore w:val="0"/>
        <w:rPr>
          <w:i w:val="1"/>
        </w:rPr>
      </w:pPr>
      <w:r w:rsidDel="00000000" w:rsidR="00000000" w:rsidRPr="00000000">
        <w:rPr>
          <w:rtl w:val="0"/>
        </w:rPr>
        <w:t xml:space="preserve">Abstrak</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Jurnal Tekno Insentif memiliki fokus pada  bidang kajian ilmiah Teknik. Untuk memudahkan proses penyuntingan, para penulis disarankan untuk mengikuti petunjuk penulisan artikel ini secara keseluruhan. Format dan syle yang terdapat dalam file ini sudah sesuai dengan spesifikasi yang tertulis dalam petunjuk penulisan, sehingga file ini dapat digunakan sebagai template. Jumlah halaman penulisan adalah antara 10 sampai 15 halaman, termasuk di dalamnya gambar, tabel, daftar rujukan, dan abstrak dalam Bahasa Indonesia dan Bahasa Inggris. Artikel diserahkan kepada pengelola jurnal berupa softcopy dalam format MS Word (.doc atau .docx) melalui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Open Journal System</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(OJS) </w:t>
      </w:r>
      <w:hyperlink r:id="rId7">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https://jurnal.lldikti4.or.id/index.php/jurnaltekno</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Abstrak bahasa indonesia dan bahasa inggris harus di halaman yang sama yaitu halaman pertama. Pada abstrak berisi rangkuman dari latar belakang, metoda, dan hasil penelitian, dengan jumlah karakter maksimum adalah 150 karakter.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Kata kunci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petunjuk penulisan, template dokumen, format, style, abstrak</w:t>
      </w:r>
    </w:p>
    <w:p w:rsidR="00000000" w:rsidDel="00000000" w:rsidP="00000000" w:rsidRDefault="00000000" w:rsidRPr="00000000" w14:paraId="00000010">
      <w:pPr>
        <w:pStyle w:val="Heading2"/>
        <w:pageBreakBefore w:val="0"/>
        <w:spacing w:before="120" w:lineRule="auto"/>
        <w:rPr>
          <w:i w:val="1"/>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630" w:right="521" w:firstLine="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The Tekno Insentif Journal has a focus on the field of scientific studies in Engineering. To facilitate the editing process, the authors are encouraged to follow the guidelines for writing this article as a whole. The format and style contained in this file are in accordance with the specifications written in the writing instructions, so this file can be used as a template. The number of pages is between 10 to 15 pages, including images, tables, lists of references, and abstracts in Bahasa and English. Articles are submitted in MS Word format (.doc or .docx) through the Open Journal System (OJS). Bahasa and English Abstract should be on the same page that is the first page. The abstract contains a summary of backgrounds, methods, and research results, with the maximum number of characters being 150.</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Keywords</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author’s guideline, document’s template, format, style, abstract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1"/>
          <w:smallCaps w:val="0"/>
          <w:strike w:val="0"/>
          <w:color w:val="000000"/>
          <w:sz w:val="22"/>
          <w:szCs w:val="22"/>
          <w:u w:val="none"/>
          <w:shd w:fill="auto" w:val="clear"/>
          <w:vertAlign w:val="baseline"/>
        </w:rPr>
        <w:sectPr>
          <w:headerReference r:id="rId8" w:type="default"/>
          <w:headerReference r:id="rId9" w:type="even"/>
          <w:footerReference r:id="rId10" w:type="default"/>
          <w:footerReference r:id="rId11" w:type="even"/>
          <w:pgSz w:h="16840" w:w="11907" w:orient="portrait"/>
          <w:pgMar w:bottom="1418" w:top="2268" w:left="1418" w:right="1418" w:header="851" w:footer="1134"/>
          <w:pgNumType w:start="1"/>
        </w:sectPr>
      </w:pPr>
      <w:r w:rsidDel="00000000" w:rsidR="00000000" w:rsidRPr="00000000">
        <w:rPr>
          <w:rtl w:val="0"/>
        </w:rPr>
      </w:r>
    </w:p>
    <w:p w:rsidR="00000000" w:rsidDel="00000000" w:rsidP="00000000" w:rsidRDefault="00000000" w:rsidRPr="00000000" w14:paraId="00000014">
      <w:pPr>
        <w:pStyle w:val="Heading2"/>
        <w:pageBreakBefore w:val="0"/>
        <w:rPr>
          <w:sz w:val="24"/>
          <w:szCs w:val="24"/>
        </w:rPr>
      </w:pPr>
      <w:r w:rsidDel="00000000" w:rsidR="00000000" w:rsidRPr="00000000">
        <w:rPr>
          <w:sz w:val="24"/>
          <w:szCs w:val="24"/>
          <w:rtl w:val="0"/>
        </w:rPr>
        <w:t xml:space="preserve">1. </w:t>
      </w:r>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Dengan tujuan untuk menjaga kualitas penampilan artikel di dalam jurnal, para penulis diharuskan memperhatikan dengan seksama seluruh ketentuan yang dijelaskan di bawah ini. Mohon diperhatikan bahwa format artikel dan tingkat plagiasi (menggunakan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software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iThenticate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akan diperiksa terlebih dahulu oleh Redaksi Pelaksana. Dewan Redaksi akan mengembalikan artikel yang dikirimkan namun </w:t>
      </w:r>
      <w:r w:rsidDel="00000000" w:rsidR="00000000" w:rsidRPr="00000000">
        <w:rPr>
          <w:rFonts w:ascii="Tahoma" w:cs="Tahoma" w:eastAsia="Tahoma" w:hAnsi="Tahoma"/>
          <w:b w:val="1"/>
          <w:i w:val="0"/>
          <w:smallCaps w:val="0"/>
          <w:strike w:val="0"/>
          <w:color w:val="000000"/>
          <w:sz w:val="22"/>
          <w:szCs w:val="22"/>
          <w:u w:val="single"/>
          <w:shd w:fill="auto" w:val="clear"/>
          <w:vertAlign w:val="baseline"/>
          <w:rtl w:val="0"/>
        </w:rPr>
        <w:t xml:space="preserve">menyimpang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dari ketentuan penulisan ini, sebelum diperiksakan kepada Mitra Bestari (Reviewer/Pakar) yang sesuai dengan bidang keilmuan artikel. Begitupun halnya, apabila tingkat plagiasi melebihi batas yang telah ditentukan oleh dewan redaksi. Keputusan Mitra Bestari mengenai kelayakan artikel untuk dimuat dalam jurnal bersifat mutlak dan sepenuhnya menjadi hak Jurnal. Review oleh Mitra Bestari dilakukan secara anonim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peer</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blind-review</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yaitu kedua belah pihak tidak saling mengetahui. Jika dibutuhkan, penulis selalu dapat berkonsultasi dengan Dewan Redaksi mengenai pemuatan artikel dalam jurnal.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(Meier, 2012) (Atzori, dkk, 2012)</w:t>
      </w:r>
    </w:p>
    <w:p w:rsidR="00000000" w:rsidDel="00000000" w:rsidP="00000000" w:rsidRDefault="00000000" w:rsidRPr="00000000" w14:paraId="00000016">
      <w:pPr>
        <w:pStyle w:val="Heading2"/>
        <w:pageBreakBefore w:val="0"/>
        <w:spacing w:before="480" w:lineRule="auto"/>
        <w:rPr/>
      </w:pPr>
      <w:r w:rsidDel="00000000" w:rsidR="00000000" w:rsidRPr="00000000">
        <w:rPr>
          <w:rtl w:val="0"/>
        </w:rPr>
        <w:t xml:space="preserve">2. format umum</w:t>
      </w:r>
    </w:p>
    <w:p w:rsidR="00000000" w:rsidDel="00000000" w:rsidP="00000000" w:rsidRDefault="00000000" w:rsidRPr="00000000" w14:paraId="00000017">
      <w:pPr>
        <w:pStyle w:val="Heading3"/>
        <w:pageBreakBefore w:val="0"/>
        <w:rPr/>
      </w:pPr>
      <w:r w:rsidDel="00000000" w:rsidR="00000000" w:rsidRPr="00000000">
        <w:rPr>
          <w:rtl w:val="0"/>
        </w:rPr>
        <w:t xml:space="preserve">2.1 </w:t>
      </w:r>
      <w:r w:rsidDel="00000000" w:rsidR="00000000" w:rsidRPr="00000000">
        <w:rPr>
          <w:i w:val="1"/>
          <w:rtl w:val="0"/>
        </w:rPr>
        <w:t xml:space="preserve">Layout</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Badan dari artikel harus tersusun dalam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satu kolom</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Dokumen ini dipersiapkan dalam format yang harus digunakan oleh setiap penulis dalam artikelnya. Untuk menjaga mutu penampilan jurnal, setiap artikel yang dikirim harus sesuai dengan spesifikasi berikut ini:</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Ukuran kertas A4 (21 cm x 29,7 cm)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Pada halaman ke 1,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atas (jarak antara ujung atas kertas terhadap bagian atas dari baris pertama dari judul) sebesar 4,0 cm. Sedangkan pada halaman ke 2 dan seterusnya,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atas sebesar 3,0 cm.</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kiri, bawah dan kanan untuk seluruh halaman artikel adalah sebesar 2,5 cm.</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Jarak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dari tepi kertas sebesar 1,5 cm, sedangkan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2 cm.</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Jumlah halaman untuk setiap artikel adalah ANTARA 10-15 HALAMAN</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File petunjuk penulisan ini telah menggunakan aturan dan format penulisan baku yang disarankan, sehingga dapat langsung dijadikan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template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Style w:val="Heading3"/>
        <w:pageBreakBefore w:val="0"/>
        <w:rPr/>
      </w:pPr>
      <w:r w:rsidDel="00000000" w:rsidR="00000000" w:rsidRPr="00000000">
        <w:rPr>
          <w:rtl w:val="0"/>
        </w:rPr>
        <w:t xml:space="preserve">2.2  Ketentuan untuk huruf dan paragraf</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Font yang digunakan adalah Tahoma untuk semua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style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Ukuran huruf yang harus digunakan dalam artikel adalah 18</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(untuk judul), 12 point (untuk nama penulis, afiliasi, dan alamat email), 11 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(untuk abstrak dan kata kunci), 11 point (untuk badan tulisan dan judul 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maupun subbagian), serta 10 point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Rumus-rumus matematika harus berupa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Equation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berukuran 11 point (menu tab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Insert Equation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ukuran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subscripts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superscripts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sedikit lebih kecil (10 point), seperti yang ditunjukan pada Persamaan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240" w:before="0" w:line="240" w:lineRule="auto"/>
        <w:ind w:left="2520" w:right="0" w:firstLine="0"/>
        <w:jc w:val="center"/>
        <w:rPr>
          <w:rFonts w:ascii="Tahoma" w:cs="Tahoma" w:eastAsia="Tahoma" w:hAnsi="Tahoma"/>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A=π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x+a</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n</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k</m:t>
                </m:r>
              </m:den>
            </m:f>
          </m:e>
        </m:d>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n-k</m:t>
            </m:r>
          </m:sup>
        </m:sSup>
      </m:oMath>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t xml:space="preserve">(1)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bagian atas pada halaman pertama. Nama penulis (tanpa gelar) diletakkan di bawah judul, dilanjutkan dengan afiliasi dan alamat email penulis pertama, semua ditempatkan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Abstrak harus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setelah identitas penulis, dengan isi abstrak berukuran 11 point miring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serta ditulis dalam dua bahasa yaitu Bahasa Indonesia dan Bahasa Inggris. Abstrak ditulis rata kiri kanan dengan margin kiri dan kanan sebesar 3,5 cm (menjorok</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cm dari margin halaman). Abstrak berbahasa Inggris ditulis setelah abstrak berbahasa Indonesia. Jumlah kata maksimum dalam setiap abstrak adalah maksimum 150 kata. Kata kunci dicantumkan setelah abstrak, berjumlah antara  5 (lima) sampai 6 (enam) buah kata kunci yang ditulis dengan ukuran huruf 11 point miring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untuk menunjukkan subyek permasalahan artikel anda, sekaligus untuk keperluan pengindeksan.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Perlu diperhatikan bahwa tata cara penulisan paragraf yang diberlakukan adalah cara lurus, sehingga awal paragraf tidak diletakkan menjorok ke dalam. Beri jarak 1 spasi (12 point) antar paragraf. Perhatikan juga ketentuan penulisan paragraf yang baik, antara lain jumlah kalimat dalam setiap paragraf, adanya kalimat utama, satu paragraf mengandung hanya satu gagasan utama, dan ketentuan baku lainnya.</w:t>
      </w:r>
    </w:p>
    <w:p w:rsidR="00000000" w:rsidDel="00000000" w:rsidP="00000000" w:rsidRDefault="00000000" w:rsidRPr="00000000" w14:paraId="00000026">
      <w:pPr>
        <w:pStyle w:val="Heading3"/>
        <w:pageBreakBefore w:val="0"/>
        <w:rPr/>
      </w:pPr>
      <w:r w:rsidDel="00000000" w:rsidR="00000000" w:rsidRPr="00000000">
        <w:rPr>
          <w:rtl w:val="0"/>
        </w:rPr>
        <w:t xml:space="preserve">2.3  Penulisan Judul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Artikel: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artikel</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dengan huruf kapital pada setiap awal kata, kecuali untuk kata sambung. Judul yang lebih dari dua baris disusun membentuk piramida terbalik. Pada halaman pertama dari petunjuk penulisan ini terdapat contoh penulisan yang dikehendaki. Jumlah kata pada judul yang disarankan dalam penulisan artikel adalah maksimal 12 suku kata.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seluruhnya dengan huruf kapital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tanpa garis bawah, dan diletakkan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diberi nomor dengan angka.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Subbagian: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subbagian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dan diletakkan tanpa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indent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(tidak menjorok). Subbagian diberi nomor yang diawali oleh nomor bagian.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Sub-subbagian: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Sub-subbagian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ditulis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diberi nomor berurut yang diawali oleh nomor subbagian. Judul Sub-subbagian diletakkan tanpa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indent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(tidak menjorok). Meskipun Jurnal ini mengatur format Judul Sub-subbagian, sedapat mungkin sub-subbagian ini dihindari penggunaannya. Tidak direkomendasikan adanya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lebih rendah daripada Judul Sub-subbagian.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Gambar/Tabel: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gambar atau tabel ditulis dengan font ukuran 10 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dan semuanya diletakkan di tengah. Gambar diberi nomor secara berurut, demikian juga dengan Tabel. Judul gambar diletakkan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 bawah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gambar, sedangkan judul tabel diletakkan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atas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tabel. Judul gambar atau tabel yang lebih dari satu baris dituliskan seperti piramida terbalik. </w:t>
      </w:r>
    </w:p>
    <w:p w:rsidR="00000000" w:rsidDel="00000000" w:rsidP="00000000" w:rsidRDefault="00000000" w:rsidRPr="00000000" w14:paraId="0000002C">
      <w:pPr>
        <w:pStyle w:val="Heading3"/>
        <w:pageBreakBefore w:val="0"/>
        <w:rPr>
          <w:i w:val="1"/>
        </w:rPr>
      </w:pPr>
      <w:r w:rsidDel="00000000" w:rsidR="00000000" w:rsidRPr="00000000">
        <w:rPr>
          <w:rtl w:val="0"/>
        </w:rPr>
        <w:t xml:space="preserve">2.4 Penulisan </w:t>
      </w:r>
      <w:r w:rsidDel="00000000" w:rsidR="00000000" w:rsidRPr="00000000">
        <w:rPr>
          <w:i w:val="1"/>
          <w:rtl w:val="0"/>
        </w:rPr>
        <w:t xml:space="preserve">Header</w:t>
      </w:r>
      <w:r w:rsidDel="00000000" w:rsidR="00000000" w:rsidRPr="00000000">
        <w:rPr>
          <w:rtl w:val="0"/>
        </w:rPr>
        <w:t xml:space="preserve"> dan </w:t>
      </w:r>
      <w:r w:rsidDel="00000000" w:rsidR="00000000" w:rsidRPr="00000000">
        <w:rPr>
          <w:i w:val="1"/>
          <w:rtl w:val="0"/>
        </w:rPr>
        <w:t xml:space="preserve">Footer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Format untuk semua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dalam template ini dapat langsung digunakan. Khusus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halaman pertama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semua halaman.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ff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halaman pertama: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pada halaman pertama terdiri dari judul jurnal, DOI Jurnal, dan nomor Jurnal yang akan dimutakhirkan oleh Redaksi. Header tersebut ditulis dengan huruf Tahoma berukuran 10 point.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pada nomor halaman genap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Header pada nomor halaman genap terdiri dari nama-nama belakang penulis artikel, dalam huruf Tahoma berukuran 10 point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Jika artikel ditulis oleh lebih dari sama dengan 3 orang, maka hanya tuliskan nama belakang penulis pertama saja, diimbuhi dengan kata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dkk.</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sesudahnya.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pada nomor halaman ganjil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Header pada nomor halaman ganjil terdiri dari judul artikel dalam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huruf Tahoma berukuran 10 point, yang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Seluruh halaman dalam artikel mempunyai bentuk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sama.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terdiri dari tulisan “[Nama Jurnal]” diikuti dengan garis penghubung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dash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nomor halaman yang dimulai dengan angka 1 pada halaman pertama dalam huruf Tahoma berukuran 10 point. Nomor halaman akan dimutakhirkan oleh Redaksi pada saat dimuat.</w:t>
      </w:r>
    </w:p>
    <w:p w:rsidR="00000000" w:rsidDel="00000000" w:rsidP="00000000" w:rsidRDefault="00000000" w:rsidRPr="00000000" w14:paraId="00000032">
      <w:pPr>
        <w:pStyle w:val="Heading3"/>
        <w:pageBreakBefore w:val="0"/>
        <w:rPr/>
      </w:pPr>
      <w:r w:rsidDel="00000000" w:rsidR="00000000" w:rsidRPr="00000000">
        <w:rPr>
          <w:rtl w:val="0"/>
        </w:rPr>
        <w:t xml:space="preserve">2.5 Penulisan sumber dan Daftar Rujukan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Kehati-hatian dalam penulisan sumber dan Daftar Rujukan merupakan satu keharusan agar penulis dapat terhindar dari plagiarisme. Untuk itu, penulis dianjurkan untuk mengikuti secara ketat ketentuan penulisan sumber dan Daftar Rujukan dalam panduan ini. Penulis artikel bertanggungjawab sepenuhnya atas penulisan rujukan, sumber rujukan, dan Daftar Rujukan. Semua sumber yang dicantum dalam Daftar Rujukan harus dirujuk dalam badan tulisan, dan hanya pustaka yang dirujuk di dalam tulisan yang dicantumkan dalam Daftar Rujukan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References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bukan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Bibliography</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Sumber dituliskan dengan mengikuti tatacara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style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dikeluarkan oleh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APA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yaitu dengan mencantumkan nama belakang penulis sumber yang dirujuk, diikuti dengan angka tahun. Daftar Rujukan juga ditulis dengan mengikuti tata cara urutan abjad dimulai dari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huruf A sampai dengan Z</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Contoh penulisan Daftar Rujukan dapat dilihat pada bagian terakhir petunjuk ini. Penulisan daftar rujukan dan cara mensitasi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diwajibkan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menggunakan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software reference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seperti mendeley, endnote, word reference, dan lainnya.</w:t>
      </w:r>
    </w:p>
    <w:p w:rsidR="00000000" w:rsidDel="00000000" w:rsidP="00000000" w:rsidRDefault="00000000" w:rsidRPr="00000000" w14:paraId="00000034">
      <w:pPr>
        <w:pStyle w:val="Heading3"/>
        <w:pageBreakBefore w:val="0"/>
        <w:rPr/>
      </w:pPr>
      <w:r w:rsidDel="00000000" w:rsidR="00000000" w:rsidRPr="00000000">
        <w:rPr>
          <w:rtl w:val="0"/>
        </w:rPr>
        <w:t xml:space="preserve">2.6 Gambar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Hanya gambar yang memiliki relevansi secara langsung dengan paparan yang boleh dicantumkan dalam artikel. Gambar diletakkan di tengah, di tempat yang paling relevan dengan kalimat yang merujuknya dalam artikel. Setiap gambar (foto, grafik, dan diagram) dalam artikel harus dilengkapi dengan keterangan/judul gambar dan nomor gambar berurutan, ditulis di bawah gambar pada posisi tengah dengan font ukuran 10 pt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Misalnya: “Gambar 1. Trend ASFR di Afrika”. Gambar harus relevan secara langsung dengan artikel, dan selalu dirujuk dalam artikel (disebut sebagai “Gambar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Penulis bertanggungjawab sepenuhnya terhadap kualitas gambar yang dicantumkan. Jurnal dapat menerima gambar berwarna, namun tidak akan melakukan koreksi apapun terhadap kualitasnya. Semua gambar sebaiknya dikompres sehingga memiliki resolusi maksimum 220 dpi, dan hapus selalu bagian yang di-</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crop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Jika gambar diambil dari sumber lain, selalu cantumkan sumber dari mana gambar tersebut diambil sebagai bagian dari judul gambar. Redaksi dapat menyesuaikan ukuran dan resolusi gambar jika dibutuhkan. Seluruh gambar tidak diperkenankan mengambil dari sumber lain, akan tetapi harus original dibuat oleh penulis.</w:t>
      </w:r>
    </w:p>
    <w:p w:rsidR="00000000" w:rsidDel="00000000" w:rsidP="00000000" w:rsidRDefault="00000000" w:rsidRPr="00000000" w14:paraId="00000036">
      <w:pPr>
        <w:pageBreakBefore w:val="0"/>
        <w:jc w:val="center"/>
        <w:rPr>
          <w:b w:val="1"/>
          <w:sz w:val="18"/>
          <w:szCs w:val="18"/>
        </w:rPr>
      </w:pPr>
      <w:r w:rsidDel="00000000" w:rsidR="00000000" w:rsidRPr="00000000">
        <w:rPr/>
        <w:drawing>
          <wp:inline distB="0" distT="0" distL="0" distR="0">
            <wp:extent cx="1638467" cy="1598622"/>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38467" cy="1598622"/>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Gambar 1. Trend ASFR Afrika </w:t>
      </w:r>
    </w:p>
    <w:p w:rsidR="00000000" w:rsidDel="00000000" w:rsidP="00000000" w:rsidRDefault="00000000" w:rsidRPr="00000000" w14:paraId="00000038">
      <w:pPr>
        <w:pageBreakBefore w:val="0"/>
        <w:rPr>
          <w:b w:val="1"/>
        </w:rPr>
      </w:pPr>
      <w:r w:rsidDel="00000000" w:rsidR="00000000" w:rsidRPr="00000000">
        <w:rPr>
          <w:b w:val="1"/>
          <w:rtl w:val="0"/>
        </w:rPr>
        <w:t xml:space="preserve">2.7 Tabel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Hanya tabel yang memiliki relevansi langsung dengan paparan yang boleh dicantumkan dalam artikel. Tabel diletakkan di tengah, di tempat yang paling relevan dengan kalimat yang merujuknya dalam artikel. Setiap tabel harus mempunyai judul dan nomor tabel berurutan, ditulis di atas setiap tabel pada posisi tengah dengan font tulisan serupa dengan gambar, seperti “Tabel 1. Perbandingan Jumlah Penduduk per Kecamatan Tahun 2010”. Tabel dirujuk dalam artikel sebagai “Tabel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Ukuran huruf untuk isi tabel disesuaikan dengan kebutuhan, dengan memperhatikan keterbacaan. Jika sangat dibutuhkan, jenis huruf pun bisa disesuaikan dengan huruf yang lebih ramping seperti misalnya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Arial Narrow</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Tabel 1. Perbandingan Jumlah Penduduk Per Kecamatan Tahun 2010</w:t>
      </w:r>
    </w:p>
    <w:tbl>
      <w:tblPr>
        <w:tblStyle w:val="Table1"/>
        <w:tblW w:w="90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2250"/>
        <w:gridCol w:w="2250"/>
        <w:gridCol w:w="2322"/>
        <w:tblGridChange w:id="0">
          <w:tblGrid>
            <w:gridCol w:w="2250"/>
            <w:gridCol w:w="2250"/>
            <w:gridCol w:w="2250"/>
            <w:gridCol w:w="2322"/>
          </w:tblGrid>
        </w:tblGridChange>
      </w:tblGrid>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1</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2</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3</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4</w:t>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11</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12</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13</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14</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21</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22</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23</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24</w:t>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2"/>
        <w:pageBreakBefore w:val="0"/>
        <w:spacing w:before="360" w:lineRule="auto"/>
        <w:rPr/>
      </w:pPr>
      <w:r w:rsidDel="00000000" w:rsidR="00000000" w:rsidRPr="00000000">
        <w:rPr>
          <w:rtl w:val="0"/>
        </w:rPr>
        <w:t xml:space="preserve">3. format isi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Paparan dalam artikel dituliskan sesuai dengan kaidah penulisan artikel ilmiah yang baik. Pada dasarnya, artikel terdiri dari bagian:</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Pendahuluan</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Metode</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Hasil dan Pembahasan</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Kesimpulan</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Daftar Rujukan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Standar penulisan badan tulisan juga merujuk kepada penulisan artikel ilmiah yang baik. Sedapat mungkin poin pemikiran penulis dituangkan dalam bentuk paragraf, dan bukan dengan penulisan enumerasi menggunakan nomor. Penggunaan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bullet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sama sekali tidak dianjurkan. Jika tulisan dengan bullet membentuk kalimat lengkap, maka tuliskan saja sebagai kalimat dalam paragraf. Jika hanya berupa frasa, maka tuliskan sebagai bagian dari sebuah kalimat yang lengkap. Jika sangat dibutuhkan, beri nomor urut dalam tanda kurung untuk menandai, dan dipisahkan dengan tanda titik koma.</w:t>
      </w:r>
    </w:p>
    <w:p w:rsidR="00000000" w:rsidDel="00000000" w:rsidP="00000000" w:rsidRDefault="00000000" w:rsidRPr="00000000" w14:paraId="00000050">
      <w:pPr>
        <w:pStyle w:val="Heading2"/>
        <w:pageBreakBefore w:val="0"/>
        <w:spacing w:before="480" w:lineRule="auto"/>
        <w:rPr/>
      </w:pPr>
      <w:r w:rsidDel="00000000" w:rsidR="00000000" w:rsidRPr="00000000">
        <w:rPr>
          <w:rtl w:val="0"/>
        </w:rPr>
        <w:t xml:space="preserve">4. KESIMPULAN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Penulisan isi kesimpulan menggunakan huruf dan gaya paragraf yang sama dengan bagian lainnya. Untuk menghindari kesalahan penulisan artikel, disarankan untuk langsung menggunakan dokumen ini sebagai format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template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menghapus isi petunjuk penulisan ini dan menyimpan (save as) sesuai dengan nama file yang diminta. </w:t>
      </w:r>
    </w:p>
    <w:p w:rsidR="00000000" w:rsidDel="00000000" w:rsidP="00000000" w:rsidRDefault="00000000" w:rsidRPr="00000000" w14:paraId="00000052">
      <w:pPr>
        <w:pStyle w:val="Heading2"/>
        <w:pageBreakBefore w:val="0"/>
        <w:spacing w:before="480" w:lineRule="auto"/>
        <w:rPr/>
      </w:pPr>
      <w:r w:rsidDel="00000000" w:rsidR="00000000" w:rsidRPr="00000000">
        <w:rPr>
          <w:rtl w:val="0"/>
        </w:rPr>
        <w:t xml:space="preserve">UCAPAN TERIMA KASIH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Bagian ini berisi ucapan terima kasih kepada suatu instansi jika penelitian ini didanai atau mendapat dukungan oleh instansi tersebut disertai dengan nomor kontrak penelitian, atau jika ada pihak yang secara signifikan membantu langsung penelitian atau penulisan artikel ini. Jika pihak tersebut sudah tercantum sebagai penulis, maka tidak perlu disebut lagi dalam Ucapan Terima Kasih ini.</w:t>
      </w:r>
    </w:p>
    <w:p w:rsidR="00000000" w:rsidDel="00000000" w:rsidP="00000000" w:rsidRDefault="00000000" w:rsidRPr="00000000" w14:paraId="00000054">
      <w:pPr>
        <w:pStyle w:val="Heading2"/>
        <w:pageBreakBefore w:val="0"/>
        <w:spacing w:before="480" w:lineRule="auto"/>
        <w:rPr>
          <w:vertAlign w:val="superscript"/>
        </w:rPr>
      </w:pPr>
      <w:r w:rsidDel="00000000" w:rsidR="00000000" w:rsidRPr="00000000">
        <w:rPr>
          <w:rtl w:val="0"/>
        </w:rPr>
        <w:t xml:space="preserve">DAFTAR rujukan</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Buku:</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Bohmer, M. (2012).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Beginning Android ADK with Arduino.</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Newyork: Apress.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Meier, R. (2012).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Professional AndroidTM 4 </w:t>
      </w:r>
      <w:sdt>
        <w:sdtPr>
          <w:tag w:val="goog_rdk_0"/>
        </w:sdtPr>
        <w:sdtContent>
          <w:ins w:author="Uro INET" w:id="0" w:date="2022-11-15T07:46:16Z">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AQ</w:t>
            </w:r>
          </w:ins>
        </w:sdtContent>
      </w:sdt>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Application Development.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Indianapolis: John Wiley &amp; Sons, Inc.</w:t>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b w:val="1"/>
          <w:rtl w:val="0"/>
        </w:rPr>
        <w:t xml:space="preserve">Rujukan Jurnal: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Atzori, L., &amp; Andreas. (2012). Performance Analysis of Fractal Modulation Transmission over Fast Fading Wireless Channels.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IEEE Transactions on Broadcasting, 48</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(2), 103 - 110.</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Darlis, A. R., Lidyawati, L., &amp; Nataliana, D. (2016). Implementasi Visible LIght Communication (VLC) pada Sistem Komunikasi.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Elkomika, 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13 - 25.</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Prosiding: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Zeng, G., &amp; Qiu, Z. (2008). Audio Watermarking in DCT.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International COnference on Signal Processing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(pp. 2193 - 2196).</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Sumber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Online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Macleod, D. (2010, June 25).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Post-Modernism and Urban Planning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Retrieved from www3.sympatico.ca.</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Catatan : </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Daftar Rujukan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diwajibkan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minimal 15 yang tersebar dalam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10 tahun terakhir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Seluruh daftar rujukan diatas harus terujuk di dalam artikel dengan contoh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…..…Pada tahun 2012, penelitian yang dilakukan oleh Meier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(Meier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,2012)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dan timnya, mencoba untuk mengirimkan data dengan kecepatan tinggi……</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Penulisan daftar rujukan diwajibkan menggunakan aplikasi penulisan referensi, seperti halnya mendeley, endnote, word references, atau lainnya.</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ectPr>
      <w:headerReference r:id="rId13" w:type="default"/>
      <w:headerReference r:id="rId14" w:type="even"/>
      <w:type w:val="nextPage"/>
      <w:pgSz w:h="16840" w:w="11907" w:orient="portrait"/>
      <w:pgMar w:bottom="1418" w:top="1701" w:left="1418" w:right="1418" w:header="851"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 –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 –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Vol. X | No.  X | [Bulan] [Tahun]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DOI : </w:t>
    </w:r>
    <w:r w:rsidDel="00000000" w:rsidR="00000000" w:rsidRPr="00000000">
      <w:rPr>
        <w:rFonts w:ascii="Tahoma" w:cs="Tahoma" w:eastAsia="Tahoma" w:hAnsi="Tahoma"/>
        <w:b w:val="0"/>
        <w:i w:val="0"/>
        <w:smallCaps w:val="0"/>
        <w:strike w:val="0"/>
        <w:color w:val="000000"/>
        <w:sz w:val="20"/>
        <w:szCs w:val="20"/>
        <w:highlight w:val="white"/>
        <w:u w:val="none"/>
        <w:vertAlign w:val="baseline"/>
        <w:rtl w:val="0"/>
      </w:rPr>
      <w:t xml:space="preserve">http://dx.doi.org/10.36787/jti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Halaman XX - XX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jc w:val="center"/>
      <w:rPr>
        <w:rFonts w:ascii="Tahoma" w:cs="Tahoma" w:eastAsia="Tahoma" w:hAnsi="Tahoma"/>
        <w:b w:val="0"/>
        <w:i w:val="0"/>
        <w:smallCaps w:val="0"/>
        <w:strike w:val="0"/>
        <w:color w:val="c4bc96"/>
        <w:sz w:val="20"/>
        <w:szCs w:val="20"/>
        <w:u w:val="none"/>
        <w:shd w:fill="auto" w:val="clear"/>
        <w:vertAlign w:val="baseline"/>
      </w:rPr>
    </w:pPr>
    <w:r w:rsidDel="00000000" w:rsidR="00000000" w:rsidRPr="00000000">
      <w:rPr>
        <w:rFonts w:ascii="Tahoma" w:cs="Tahoma" w:eastAsia="Tahoma" w:hAnsi="Tahoma"/>
        <w:b w:val="0"/>
        <w:i w:val="0"/>
        <w:smallCaps w:val="0"/>
        <w:strike w:val="0"/>
        <w:color w:val="c4bc96"/>
        <w:sz w:val="20"/>
        <w:szCs w:val="20"/>
        <w:u w:val="none"/>
        <w:shd w:fill="auto" w:val="clear"/>
        <w:vertAlign w:val="baseline"/>
        <w:rtl w:val="0"/>
      </w:rPr>
      <w:t xml:space="preserve">Penulis Pertama dan Penulis Kedua</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Tuliskan judul artikel sebagai header halaman ganjil</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Tuliskan Nama Penulis sebagai header halaman genap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00" w:hanging="585"/>
      </w:pPr>
      <w:rPr/>
    </w:lvl>
    <w:lvl w:ilvl="1">
      <w:start w:val="1"/>
      <w:numFmt w:val="lowerLetter"/>
      <w:lvlText w:val="%2."/>
      <w:lvlJc w:val="left"/>
      <w:pPr>
        <w:ind w:left="1495" w:hanging="360"/>
      </w:pPr>
      <w:rPr/>
    </w:lvl>
    <w:lvl w:ilvl="2">
      <w:start w:val="1"/>
      <w:numFmt w:val="lowerRoman"/>
      <w:lvlText w:val="%3."/>
      <w:lvlJc w:val="right"/>
      <w:pPr>
        <w:ind w:left="2215" w:hanging="180"/>
      </w:pPr>
      <w:rPr/>
    </w:lvl>
    <w:lvl w:ilvl="3">
      <w:start w:val="1"/>
      <w:numFmt w:val="decimal"/>
      <w:lvlText w:val="%4."/>
      <w:lvlJc w:val="left"/>
      <w:pPr>
        <w:ind w:left="2935" w:hanging="360"/>
      </w:pPr>
      <w:rPr/>
    </w:lvl>
    <w:lvl w:ilvl="4">
      <w:start w:val="1"/>
      <w:numFmt w:val="lowerLetter"/>
      <w:lvlText w:val="%5."/>
      <w:lvlJc w:val="left"/>
      <w:pPr>
        <w:ind w:left="3655" w:hanging="360"/>
      </w:pPr>
      <w:rPr/>
    </w:lvl>
    <w:lvl w:ilvl="5">
      <w:start w:val="1"/>
      <w:numFmt w:val="lowerRoman"/>
      <w:lvlText w:val="%6."/>
      <w:lvlJc w:val="right"/>
      <w:pPr>
        <w:ind w:left="4375" w:hanging="180"/>
      </w:pPr>
      <w:rPr/>
    </w:lvl>
    <w:lvl w:ilvl="6">
      <w:start w:val="1"/>
      <w:numFmt w:val="decimal"/>
      <w:lvlText w:val="%7."/>
      <w:lvlJc w:val="left"/>
      <w:pPr>
        <w:ind w:left="5095" w:hanging="360"/>
      </w:pPr>
      <w:rPr/>
    </w:lvl>
    <w:lvl w:ilvl="7">
      <w:start w:val="1"/>
      <w:numFmt w:val="lowerLetter"/>
      <w:lvlText w:val="%8."/>
      <w:lvlJc w:val="left"/>
      <w:pPr>
        <w:ind w:left="5815" w:hanging="360"/>
      </w:pPr>
      <w:rPr/>
    </w:lvl>
    <w:lvl w:ilvl="8">
      <w:start w:val="1"/>
      <w:numFmt w:val="lowerRoman"/>
      <w:lvlText w:val="%9."/>
      <w:lvlJc w:val="right"/>
      <w:pPr>
        <w:ind w:left="6535" w:hanging="180"/>
      </w:pPr>
      <w:rPr/>
    </w:lvl>
  </w:abstractNum>
  <w:abstractNum w:abstractNumId="2">
    <w:lvl w:ilvl="0">
      <w:start w:val="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id-ID"/>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center"/>
    </w:pPr>
    <w:rPr>
      <w:b w:val="1"/>
      <w:sz w:val="36"/>
      <w:szCs w:val="36"/>
    </w:rPr>
  </w:style>
  <w:style w:type="paragraph" w:styleId="Heading2">
    <w:name w:val="heading 2"/>
    <w:basedOn w:val="Normal"/>
    <w:next w:val="Normal"/>
    <w:pPr>
      <w:pageBreakBefore w:val="0"/>
      <w:spacing w:after="240" w:lineRule="auto"/>
      <w:jc w:val="center"/>
    </w:pPr>
    <w:rPr>
      <w:b w:val="1"/>
      <w:smallCaps w:val="1"/>
    </w:rPr>
  </w:style>
  <w:style w:type="paragraph" w:styleId="Heading3">
    <w:name w:val="heading 3"/>
    <w:basedOn w:val="Normal"/>
    <w:next w:val="Normal"/>
    <w:pPr>
      <w:pageBreakBefore w:val="0"/>
    </w:pPr>
    <w:rPr>
      <w:b w:val="1"/>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pageBreakBefore w:val="0"/>
      <w:ind w:left="0" w:firstLine="0"/>
      <w:jc w:val="center"/>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4009C"/>
    <w:pPr>
      <w:jc w:val="both"/>
    </w:pPr>
    <w:rPr>
      <w:rFonts w:ascii="Tahoma" w:hAnsi="Tahoma"/>
      <w:sz w:val="22"/>
      <w:lang w:eastAsia="en-US" w:val="id-ID"/>
    </w:rPr>
  </w:style>
  <w:style w:type="paragraph" w:styleId="Heading1">
    <w:name w:val="heading 1"/>
    <w:aliases w:val="Judul"/>
    <w:basedOn w:val="Normal"/>
    <w:next w:val="Penulis"/>
    <w:link w:val="Heading1Char"/>
    <w:uiPriority w:val="9"/>
    <w:qFormat w:val="1"/>
    <w:rsid w:val="0064009C"/>
    <w:pPr>
      <w:keepNext w:val="1"/>
      <w:jc w:val="center"/>
      <w:outlineLvl w:val="0"/>
    </w:pPr>
    <w:rPr>
      <w:b w:val="1"/>
      <w:sz w:val="36"/>
    </w:rPr>
  </w:style>
  <w:style w:type="paragraph" w:styleId="Heading2">
    <w:name w:val="heading 2"/>
    <w:aliases w:val="Heading"/>
    <w:basedOn w:val="BodyText"/>
    <w:next w:val="BodyText"/>
    <w:qFormat w:val="1"/>
    <w:rsid w:val="0064009C"/>
    <w:pPr>
      <w:jc w:val="center"/>
      <w:outlineLvl w:val="1"/>
    </w:pPr>
    <w:rPr>
      <w:b w:val="1"/>
      <w:caps w:val="1"/>
      <w:szCs w:val="24"/>
    </w:rPr>
  </w:style>
  <w:style w:type="paragraph" w:styleId="Heading3">
    <w:name w:val="heading 3"/>
    <w:aliases w:val="Sub-heading"/>
    <w:basedOn w:val="Normal"/>
    <w:next w:val="BodyText"/>
    <w:qFormat w:val="1"/>
    <w:rsid w:val="0064009C"/>
    <w:pPr>
      <w:outlineLvl w:val="2"/>
    </w:pPr>
    <w:rPr>
      <w:b w:val="1"/>
      <w:szCs w:val="22"/>
    </w:rPr>
  </w:style>
  <w:style w:type="paragraph" w:styleId="Heading4">
    <w:name w:val="heading 4"/>
    <w:aliases w:val="Sub-subheading"/>
    <w:basedOn w:val="Heading3"/>
    <w:next w:val="Normal"/>
    <w:rsid w:val="00990876"/>
    <w:pPr>
      <w:outlineLvl w:val="3"/>
    </w:pPr>
  </w:style>
  <w:style w:type="paragraph" w:styleId="Heading5">
    <w:name w:val="heading 5"/>
    <w:basedOn w:val="Normal"/>
    <w:next w:val="Normal"/>
    <w:rsid w:val="003B172F"/>
    <w:pPr>
      <w:keepNext w:val="1"/>
      <w:numPr>
        <w:numId w:val="1"/>
      </w:numPr>
      <w:jc w:val="center"/>
      <w:outlineLvl w:val="4"/>
    </w:pPr>
    <w:rPr>
      <w:b w:val="1"/>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rsid w:val="003B172F"/>
    <w:rPr>
      <w:color w:val="0000ff"/>
      <w:u w:val="single"/>
    </w:rPr>
  </w:style>
  <w:style w:type="character" w:styleId="FollowedHyperlink">
    <w:name w:val="FollowedHyperlink"/>
    <w:basedOn w:val="DefaultParagraphFont"/>
    <w:rsid w:val="003B172F"/>
    <w:rPr>
      <w:color w:val="800080"/>
      <w:u w:val="single"/>
    </w:rPr>
  </w:style>
  <w:style w:type="paragraph" w:styleId="BodyText">
    <w:name w:val="Body Text"/>
    <w:basedOn w:val="Normal"/>
    <w:rsid w:val="004033A1"/>
    <w:pPr>
      <w:spacing w:after="240"/>
    </w:pPr>
    <w:rPr>
      <w:szCs w:val="22"/>
    </w:rPr>
  </w:style>
  <w:style w:type="paragraph" w:styleId="BodyTextNumbered" w:customStyle="1">
    <w:name w:val="Body Text Numbered"/>
    <w:basedOn w:val="Normal"/>
    <w:rsid w:val="00476C86"/>
    <w:pPr>
      <w:numPr>
        <w:numId w:val="6"/>
      </w:numPr>
      <w:tabs>
        <w:tab w:val="clear" w:pos="1000"/>
      </w:tabs>
      <w:ind w:left="340" w:hanging="340"/>
    </w:pPr>
    <w:rPr>
      <w:szCs w:val="22"/>
    </w:rPr>
  </w:style>
  <w:style w:type="paragraph" w:styleId="FootnoteText">
    <w:name w:val="footnote text"/>
    <w:basedOn w:val="Normal"/>
    <w:semiHidden w:val="1"/>
    <w:rsid w:val="003B172F"/>
  </w:style>
  <w:style w:type="character" w:styleId="FootnoteReference">
    <w:name w:val="footnote reference"/>
    <w:basedOn w:val="DefaultParagraphFont"/>
    <w:semiHidden w:val="1"/>
    <w:rsid w:val="003B172F"/>
    <w:rPr>
      <w:vertAlign w:val="superscript"/>
    </w:rPr>
  </w:style>
  <w:style w:type="paragraph" w:styleId="Footer">
    <w:name w:val="footer"/>
    <w:basedOn w:val="Normal"/>
    <w:link w:val="FooterChar"/>
    <w:uiPriority w:val="99"/>
    <w:rsid w:val="00A240C8"/>
    <w:pPr>
      <w:framePr w:lines="0" w:wrap="around" w:hAnchor="margin" w:vAnchor="text" w:xAlign="center" w:y="1"/>
      <w:jc w:val="center"/>
    </w:pPr>
    <w:rPr>
      <w:color w:val="948a54"/>
      <w:sz w:val="20"/>
      <w:szCs w:val="18"/>
    </w:rPr>
  </w:style>
  <w:style w:type="character" w:styleId="PageNumber">
    <w:name w:val="page number"/>
    <w:basedOn w:val="DefaultParagraphFont"/>
    <w:rsid w:val="003B172F"/>
  </w:style>
  <w:style w:type="paragraph" w:styleId="Header">
    <w:name w:val="header"/>
    <w:basedOn w:val="Normal"/>
    <w:link w:val="HeaderChar"/>
    <w:rsid w:val="00A240C8"/>
    <w:pPr>
      <w:tabs>
        <w:tab w:val="right" w:pos="9072"/>
      </w:tabs>
      <w:jc w:val="center"/>
    </w:pPr>
    <w:rPr>
      <w:color w:val="c4bc96"/>
      <w:sz w:val="20"/>
      <w:szCs w:val="18"/>
    </w:rPr>
  </w:style>
  <w:style w:type="paragraph" w:styleId="References" w:customStyle="1">
    <w:name w:val="References"/>
    <w:basedOn w:val="FootnoteText"/>
    <w:rsid w:val="00216C7D"/>
    <w:pPr>
      <w:numPr>
        <w:numId w:val="3"/>
      </w:numPr>
      <w:tabs>
        <w:tab w:val="clear" w:pos="360"/>
      </w:tabs>
    </w:pPr>
    <w:rPr>
      <w:szCs w:val="22"/>
    </w:rPr>
  </w:style>
  <w:style w:type="table" w:styleId="TableGrid">
    <w:name w:val="Table Grid"/>
    <w:basedOn w:val="TableNormal"/>
    <w:rsid w:val="004D56C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enulis" w:customStyle="1">
    <w:name w:val="Penulis"/>
    <w:basedOn w:val="Heading2"/>
    <w:qFormat w:val="1"/>
    <w:rsid w:val="0064009C"/>
    <w:rPr>
      <w:noProof w:val="1"/>
      <w:sz w:val="24"/>
    </w:rPr>
  </w:style>
  <w:style w:type="paragraph" w:styleId="Afiliasi" w:customStyle="1">
    <w:name w:val="Afiliasi"/>
    <w:basedOn w:val="Normal"/>
    <w:qFormat w:val="1"/>
    <w:rsid w:val="0064009C"/>
    <w:pPr>
      <w:jc w:val="center"/>
    </w:pPr>
    <w:rPr>
      <w:sz w:val="24"/>
      <w:szCs w:val="24"/>
    </w:rPr>
  </w:style>
  <w:style w:type="paragraph" w:styleId="Abstrak" w:customStyle="1">
    <w:name w:val="Abstrak"/>
    <w:basedOn w:val="BodyText"/>
    <w:qFormat w:val="1"/>
    <w:rsid w:val="0064009C"/>
    <w:pPr>
      <w:ind w:left="567" w:right="567"/>
    </w:pPr>
    <w:rPr>
      <w:i w:val="1"/>
      <w:noProof w:val="1"/>
      <w:lang w:val="en-GB"/>
    </w:rPr>
  </w:style>
  <w:style w:type="paragraph" w:styleId="JudulGambarTabel" w:customStyle="1">
    <w:name w:val="Judul Gambar Tabel"/>
    <w:basedOn w:val="Normal"/>
    <w:next w:val="BodyText"/>
    <w:rsid w:val="00990876"/>
    <w:pPr>
      <w:spacing w:after="120"/>
      <w:jc w:val="center"/>
    </w:pPr>
    <w:rPr>
      <w:b w:val="1"/>
      <w:sz w:val="20"/>
      <w:szCs w:val="18"/>
    </w:rPr>
  </w:style>
  <w:style w:type="paragraph" w:styleId="IsiTabel" w:customStyle="1">
    <w:name w:val="Isi Tabel"/>
    <w:basedOn w:val="Normal"/>
    <w:rsid w:val="00476C86"/>
    <w:pPr>
      <w:jc w:val="center"/>
    </w:pPr>
    <w:rPr>
      <w:sz w:val="20"/>
      <w:szCs w:val="22"/>
    </w:rPr>
  </w:style>
  <w:style w:type="paragraph" w:styleId="Gambar" w:customStyle="1">
    <w:name w:val="Gambar"/>
    <w:basedOn w:val="Normal"/>
    <w:next w:val="BodyText"/>
    <w:qFormat w:val="1"/>
    <w:rsid w:val="0064009C"/>
    <w:pPr>
      <w:jc w:val="center"/>
    </w:pPr>
    <w:rPr>
      <w:b w:val="1"/>
      <w:sz w:val="20"/>
      <w:szCs w:val="18"/>
    </w:rPr>
  </w:style>
  <w:style w:type="character" w:styleId="FooterChar" w:customStyle="1">
    <w:name w:val="Footer Char"/>
    <w:basedOn w:val="DefaultParagraphFont"/>
    <w:link w:val="Footer"/>
    <w:uiPriority w:val="99"/>
    <w:rsid w:val="000B19F4"/>
    <w:rPr>
      <w:color w:val="948a54"/>
      <w:szCs w:val="18"/>
      <w:lang w:eastAsia="en-US" w:val="en-US"/>
    </w:rPr>
  </w:style>
  <w:style w:type="paragraph" w:styleId="BalloonText">
    <w:name w:val="Balloon Text"/>
    <w:basedOn w:val="Normal"/>
    <w:link w:val="BalloonTextChar"/>
    <w:rsid w:val="000B19F4"/>
    <w:rPr>
      <w:rFonts w:cs="Tahoma"/>
      <w:sz w:val="16"/>
      <w:szCs w:val="16"/>
    </w:rPr>
  </w:style>
  <w:style w:type="character" w:styleId="BalloonTextChar" w:customStyle="1">
    <w:name w:val="Balloon Text Char"/>
    <w:basedOn w:val="DefaultParagraphFont"/>
    <w:link w:val="BalloonText"/>
    <w:rsid w:val="000B19F4"/>
    <w:rPr>
      <w:rFonts w:ascii="Tahoma" w:cs="Tahoma" w:hAnsi="Tahoma"/>
      <w:sz w:val="16"/>
      <w:szCs w:val="16"/>
      <w:lang w:eastAsia="en-US" w:val="en-US"/>
    </w:rPr>
  </w:style>
  <w:style w:type="character" w:styleId="PlaceholderText">
    <w:name w:val="Placeholder Text"/>
    <w:basedOn w:val="DefaultParagraphFont"/>
    <w:uiPriority w:val="99"/>
    <w:semiHidden w:val="1"/>
    <w:rsid w:val="00AB3523"/>
    <w:rPr>
      <w:color w:val="808080"/>
    </w:rPr>
  </w:style>
  <w:style w:type="character" w:styleId="Heading1Char" w:customStyle="1">
    <w:name w:val="Heading 1 Char"/>
    <w:aliases w:val="Judul Char"/>
    <w:basedOn w:val="DefaultParagraphFont"/>
    <w:link w:val="Heading1"/>
    <w:uiPriority w:val="9"/>
    <w:rsid w:val="0064009C"/>
    <w:rPr>
      <w:rFonts w:ascii="Tahoma" w:hAnsi="Tahoma"/>
      <w:b w:val="1"/>
      <w:sz w:val="36"/>
      <w:lang w:eastAsia="en-US" w:val="id-ID"/>
    </w:rPr>
  </w:style>
  <w:style w:type="paragraph" w:styleId="Bibliography">
    <w:name w:val="Bibliography"/>
    <w:basedOn w:val="Normal"/>
    <w:next w:val="Normal"/>
    <w:uiPriority w:val="37"/>
    <w:unhideWhenUsed w:val="1"/>
    <w:rsid w:val="009A230C"/>
    <w:pPr>
      <w:ind w:left="284" w:hanging="284"/>
    </w:pPr>
  </w:style>
  <w:style w:type="paragraph" w:styleId="EndnoteText">
    <w:name w:val="endnote text"/>
    <w:basedOn w:val="Normal"/>
    <w:link w:val="EndnoteTextChar"/>
    <w:rsid w:val="00841338"/>
    <w:rPr>
      <w:sz w:val="20"/>
    </w:rPr>
  </w:style>
  <w:style w:type="character" w:styleId="EndnoteTextChar" w:customStyle="1">
    <w:name w:val="Endnote Text Char"/>
    <w:basedOn w:val="DefaultParagraphFont"/>
    <w:link w:val="EndnoteText"/>
    <w:rsid w:val="00841338"/>
    <w:rPr>
      <w:rFonts w:ascii="Tahoma" w:hAnsi="Tahoma"/>
      <w:lang w:eastAsia="en-US" w:val="en-US"/>
    </w:rPr>
  </w:style>
  <w:style w:type="character" w:styleId="EndnoteReference">
    <w:name w:val="endnote reference"/>
    <w:basedOn w:val="DefaultParagraphFont"/>
    <w:rsid w:val="00841338"/>
    <w:rPr>
      <w:vertAlign w:val="superscript"/>
    </w:rPr>
  </w:style>
  <w:style w:type="character" w:styleId="CommentReference">
    <w:name w:val="annotation reference"/>
    <w:basedOn w:val="DefaultParagraphFont"/>
    <w:rsid w:val="00C645E3"/>
    <w:rPr>
      <w:sz w:val="16"/>
      <w:szCs w:val="16"/>
    </w:rPr>
  </w:style>
  <w:style w:type="paragraph" w:styleId="CommentText">
    <w:name w:val="annotation text"/>
    <w:basedOn w:val="Normal"/>
    <w:link w:val="CommentTextChar"/>
    <w:rsid w:val="00C645E3"/>
    <w:rPr>
      <w:sz w:val="20"/>
    </w:rPr>
  </w:style>
  <w:style w:type="character" w:styleId="CommentTextChar" w:customStyle="1">
    <w:name w:val="Comment Text Char"/>
    <w:basedOn w:val="DefaultParagraphFont"/>
    <w:link w:val="CommentText"/>
    <w:rsid w:val="00C645E3"/>
    <w:rPr>
      <w:rFonts w:ascii="Tahoma" w:hAnsi="Tahoma"/>
      <w:lang w:eastAsia="en-US" w:val="id-ID"/>
    </w:rPr>
  </w:style>
  <w:style w:type="paragraph" w:styleId="CommentSubject">
    <w:name w:val="annotation subject"/>
    <w:basedOn w:val="CommentText"/>
    <w:next w:val="CommentText"/>
    <w:link w:val="CommentSubjectChar"/>
    <w:rsid w:val="00C645E3"/>
    <w:rPr>
      <w:b w:val="1"/>
      <w:bCs w:val="1"/>
    </w:rPr>
  </w:style>
  <w:style w:type="character" w:styleId="CommentSubjectChar" w:customStyle="1">
    <w:name w:val="Comment Subject Char"/>
    <w:basedOn w:val="CommentTextChar"/>
    <w:link w:val="CommentSubject"/>
    <w:rsid w:val="00C645E3"/>
    <w:rPr>
      <w:rFonts w:ascii="Tahoma" w:hAnsi="Tahoma"/>
      <w:b w:val="1"/>
      <w:bCs w:val="1"/>
      <w:lang w:eastAsia="en-US" w:val="id-ID"/>
    </w:rPr>
  </w:style>
  <w:style w:type="paragraph" w:styleId="Default" w:customStyle="1">
    <w:name w:val="Default"/>
    <w:rsid w:val="00382126"/>
    <w:pPr>
      <w:autoSpaceDE w:val="0"/>
      <w:autoSpaceDN w:val="0"/>
      <w:adjustRightInd w:val="0"/>
    </w:pPr>
    <w:rPr>
      <w:rFonts w:ascii="Tahoma" w:cs="Tahoma" w:hAnsi="Tahoma" w:eastAsiaTheme="minorHAnsi"/>
      <w:color w:val="000000"/>
      <w:sz w:val="24"/>
      <w:szCs w:val="24"/>
      <w:lang w:eastAsia="en-US" w:val="en-US"/>
    </w:rPr>
  </w:style>
  <w:style w:type="character" w:styleId="HeaderChar" w:customStyle="1">
    <w:name w:val="Header Char"/>
    <w:link w:val="Header"/>
    <w:rsid w:val="008456B7"/>
    <w:rPr>
      <w:rFonts w:ascii="Tahoma" w:hAnsi="Tahoma"/>
      <w:color w:val="c4bc96"/>
      <w:szCs w:val="18"/>
      <w:lang w:eastAsia="en-US" w:val="id-ID"/>
    </w:rPr>
  </w:style>
  <w:style w:type="paragraph" w:styleId="ListParagraph">
    <w:name w:val="List Paragraph"/>
    <w:basedOn w:val="Normal"/>
    <w:uiPriority w:val="34"/>
    <w:qFormat w:val="1"/>
    <w:rsid w:val="008226C2"/>
    <w:pPr>
      <w:ind w:left="720"/>
      <w:contextualSpacing w:val="1"/>
    </w:pPr>
  </w:style>
  <w:style w:type="character" w:styleId="hps" w:customStyle="1">
    <w:name w:val="hps"/>
    <w:basedOn w:val="DefaultParagraphFont"/>
    <w:rsid w:val="008226C2"/>
  </w:style>
  <w:style w:type="paragraph" w:styleId="HTMLPreformatted">
    <w:name w:val="HTML Preformatted"/>
    <w:basedOn w:val="Normal"/>
    <w:link w:val="HTMLPreformattedChar"/>
    <w:uiPriority w:val="99"/>
    <w:rsid w:val="0027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cs="Courier New" w:hAnsi="Courier New"/>
      <w:sz w:val="20"/>
      <w:lang w:val="en-US"/>
    </w:rPr>
  </w:style>
  <w:style w:type="character" w:styleId="HTMLPreformattedChar" w:customStyle="1">
    <w:name w:val="HTML Preformatted Char"/>
    <w:basedOn w:val="DefaultParagraphFont"/>
    <w:link w:val="HTMLPreformatted"/>
    <w:uiPriority w:val="99"/>
    <w:rsid w:val="00277CB1"/>
    <w:rPr>
      <w:rFonts w:ascii="Courier New" w:cs="Courier New" w:hAnsi="Courier New"/>
      <w:lang w:eastAsia="en-US" w:val="en-US"/>
    </w:rPr>
  </w:style>
  <w:style w:type="character" w:styleId="Strong">
    <w:name w:val="Strong"/>
    <w:basedOn w:val="DefaultParagraphFont"/>
    <w:uiPriority w:val="22"/>
    <w:qFormat w:val="1"/>
    <w:rsid w:val="006E4387"/>
    <w:rPr>
      <w:rFonts w:cs="Times New Roman"/>
      <w:b w:val="1"/>
      <w:bCs w:val="1"/>
    </w:rPr>
  </w:style>
  <w:style w:type="character" w:styleId="Emphasis">
    <w:name w:val="Emphasis"/>
    <w:basedOn w:val="DefaultParagraphFont"/>
    <w:uiPriority w:val="20"/>
    <w:qFormat w:val="1"/>
    <w:rsid w:val="00E867A1"/>
    <w:rPr>
      <w:i w:val="1"/>
      <w:iCs w:val="1"/>
    </w:rPr>
  </w:style>
  <w:style w:type="character" w:styleId="UnresolvedMention">
    <w:name w:val="Unresolved Mention"/>
    <w:basedOn w:val="DefaultParagraphFont"/>
    <w:uiPriority w:val="99"/>
    <w:semiHidden w:val="1"/>
    <w:unhideWhenUsed w:val="1"/>
    <w:rsid w:val="001D609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eader" Target="header3.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urnal.lldikti4.or.id/index.php/jurnaltekno"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B+niXJohEfPNS1HWDdgBOrg+GA==">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2012-06-07T04:24:00Z</dcterms:created>
  <dc:creator>FTEC2003</dc:creator>
</cp:coreProperties>
</file>